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Prototipo.</w:t>
      </w:r>
      <w:sdt>
        <w:sdtPr>
          <w:tag w:val="goog_rdk_0"/>
        </w:sdtPr>
        <w:sdtContent>
          <w:ins w:author="heidy leon" w:id="0" w:date="2025-03-13T01:17:28Z">
            <w:r w:rsidDel="00000000" w:rsidR="00000000" w:rsidRPr="00000000">
              <w:rPr>
                <w:rtl w:val="0"/>
              </w:rPr>
              <w:t xml:space="preserve">   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612130" cy="3472180"/>
            <wp:effectExtent b="0" l="0" r="0" t="0"/>
            <wp:docPr id="210776118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612130" cy="1433195"/>
            <wp:effectExtent b="0" l="0" r="0" t="0"/>
            <wp:docPr id="210776118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612130" cy="2823210"/>
            <wp:effectExtent b="0" l="0" r="0" t="0"/>
            <wp:docPr id="210776118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612130" cy="2914015"/>
            <wp:effectExtent b="0" l="0" r="0" t="0"/>
            <wp:docPr id="210776118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612130" cy="2794635"/>
            <wp:effectExtent b="0" l="0" r="0" t="0"/>
            <wp:docPr id="210776118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612130" cy="2660650"/>
            <wp:effectExtent b="0" l="0" r="0" t="0"/>
            <wp:docPr id="210776118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612130" cy="3479165"/>
            <wp:effectExtent b="0" l="0" r="0" t="0"/>
            <wp:docPr id="21077611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612130" cy="4574540"/>
            <wp:effectExtent b="0" l="0" r="0" t="0"/>
            <wp:docPr id="210776119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612130" cy="4330700"/>
            <wp:effectExtent b="0" l="0" r="0" t="0"/>
            <wp:docPr id="210776118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612130" cy="3442335"/>
            <wp:effectExtent b="0" l="0" r="0" t="0"/>
            <wp:docPr id="210776119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612130" cy="5101590"/>
            <wp:effectExtent b="0" l="0" r="0" t="0"/>
            <wp:docPr id="210776119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1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612130" cy="4871085"/>
            <wp:effectExtent b="0" l="0" r="0" t="0"/>
            <wp:docPr id="210776119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612130" cy="4469765"/>
            <wp:effectExtent b="0" l="0" r="0" t="0"/>
            <wp:docPr id="210776119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612130" cy="4288790"/>
            <wp:effectExtent b="0" l="0" r="0" t="0"/>
            <wp:docPr id="210776119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612130" cy="4991100"/>
            <wp:effectExtent b="0" l="0" r="0" t="0"/>
            <wp:docPr id="21077611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612130" cy="3164840"/>
            <wp:effectExtent b="0" l="0" r="0" t="0"/>
            <wp:docPr id="210776120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612130" cy="3687445"/>
            <wp:effectExtent b="0" l="0" r="0" t="0"/>
            <wp:docPr id="210776120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612130" cy="4847590"/>
            <wp:effectExtent b="0" l="0" r="0" t="0"/>
            <wp:docPr id="210776120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612130" cy="4580890"/>
            <wp:effectExtent b="0" l="0" r="0" t="0"/>
            <wp:docPr id="210776120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612130" cy="3496945"/>
            <wp:effectExtent b="0" l="0" r="0" t="0"/>
            <wp:docPr id="210776120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612130" cy="3816985"/>
            <wp:effectExtent b="0" l="0" r="0" t="0"/>
            <wp:docPr id="210776119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612130" cy="2839720"/>
            <wp:effectExtent b="0" l="0" r="0" t="0"/>
            <wp:docPr id="210776119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612130" cy="2396490"/>
            <wp:effectExtent b="0" l="0" r="0" t="0"/>
            <wp:docPr id="210776119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30">
        <w:r w:rsidDel="00000000" w:rsidR="00000000" w:rsidRPr="00000000">
          <w:rPr>
            <w:color w:val="0563c1"/>
            <w:u w:val="single"/>
            <w:rtl w:val="0"/>
          </w:rPr>
          <w:t xml:space="preserve">https://www.figma.com/design/APDZWY7kbJHwtxESaHnyb0/Untitled?node-id=0-1&amp;t=U4cxrQyCsEkg2ZZh-1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660478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660478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660478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660478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660478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660478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660478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660478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660478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660478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660478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660478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660478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660478"/>
    <w:rPr>
      <w:rFonts w:cstheme="majorBidi" w:eastAsiaTheme="majorEastAsia"/>
      <w:color w:val="2f5496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660478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660478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660478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660478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660478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660478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660478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660478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660478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660478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660478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660478"/>
    <w:rPr>
      <w:i w:val="1"/>
      <w:iCs w:val="1"/>
      <w:color w:val="2f5496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660478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660478"/>
    <w:rPr>
      <w:i w:val="1"/>
      <w:iCs w:val="1"/>
      <w:color w:val="2f5496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660478"/>
    <w:rPr>
      <w:b w:val="1"/>
      <w:bCs w:val="1"/>
      <w:smallCaps w:val="1"/>
      <w:color w:val="2f5496" w:themeColor="accent1" w:themeShade="0000BF"/>
      <w:spacing w:val="5"/>
    </w:rPr>
  </w:style>
  <w:style w:type="character" w:styleId="Hipervnculo">
    <w:name w:val="Hyperlink"/>
    <w:basedOn w:val="Fuentedeprrafopredeter"/>
    <w:uiPriority w:val="99"/>
    <w:unhideWhenUsed w:val="1"/>
    <w:rsid w:val="005D6A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5D6AC6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4.png"/><Relationship Id="rId21" Type="http://schemas.openxmlformats.org/officeDocument/2006/relationships/image" Target="media/image5.png"/><Relationship Id="rId24" Type="http://schemas.openxmlformats.org/officeDocument/2006/relationships/image" Target="media/image18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8" Type="http://schemas.openxmlformats.org/officeDocument/2006/relationships/image" Target="media/image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19.png"/><Relationship Id="rId8" Type="http://schemas.openxmlformats.org/officeDocument/2006/relationships/image" Target="media/image17.png"/><Relationship Id="rId30" Type="http://schemas.openxmlformats.org/officeDocument/2006/relationships/hyperlink" Target="https://www.figma.com/design/APDZWY7kbJHwtxESaHnyb0/Untitled?node-id=0-1&amp;t=U4cxrQyCsEkg2ZZh-1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5" Type="http://schemas.openxmlformats.org/officeDocument/2006/relationships/image" Target="media/image21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Fmd+B1l745NDLnp005+l+Ug5HQ==">CgMxLjAaGgoBMBIVChMIBCoPCgtBQUFCZnZob2o4SRABIogCCgtBQUFCZnZob2o4SRLUAQoLQUFBQmZ2aG9qOEkSC0FBQUJmdmhvajhJGg0KCXRleHQvaHRtbBIAIg4KCnRleHQvcGxhaW4SACobIhUxMDE2NTU4MTMxMjIyOTM3MjMzMDAoADgAMIngz+jYMjiblPPo2DJKOgokYXBwbGljYXRpb24vdm5kLmdvb2dsZS1hcHBzLmRvY3MubWRzGhLC19rkAQwaCgoGCgAQFBgAEANaDG1saWJoZ2Y0N2oyd3ICIAB4AIIBFHN1Z2dlc3QuOWhhajEybjdjZjFqmgEGCAAQABgAGIngz+jYMiCblPPo2DJCFHN1Z2dlc3QuOWhhajEybjdjZjFqOABqIgoUc3VnZ2VzdC45aGFqMTJuN2NmMWoSCmhlaWR5IGxlb25yITFFN1NCZU1JbzVFVkVtM2dFZXVQNjc0SC1yRUtoX0Vz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2025-02-28T22:43:00Z</dcterms:created>
  <dc:creator>nicol rodriguez</dc:creator>
</cp:coreProperties>
</file>